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3EBA" w14:textId="77777777" w:rsidR="003F0950" w:rsidRPr="00E96A59" w:rsidRDefault="00000000">
      <w:pPr>
        <w:spacing w:after="120"/>
        <w:jc w:val="center"/>
      </w:pPr>
      <w:r>
        <w:rPr>
          <w:b/>
          <w:bCs/>
          <w:sz w:val="34"/>
          <w:szCs w:val="34"/>
        </w:rPr>
        <w:t>상품 이용 계약서</w:t>
      </w:r>
    </w:p>
    <w:p w14:paraId="7DFA2C60" w14:textId="77777777" w:rsidR="003F0950" w:rsidRPr="00E96A59" w:rsidRDefault="00000000">
      <w:pPr>
        <w:spacing w:after="80"/>
        <w:jc w:val="right"/>
      </w:pPr>
      <w:r>
        <w:rPr>
          <w:sz w:val="15"/>
          <w:szCs w:val="15"/>
        </w:rPr>
        <w:t>[보관용]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9"/>
        <w:gridCol w:w="2410"/>
        <w:gridCol w:w="1701"/>
        <w:gridCol w:w="1377"/>
        <w:gridCol w:w="1600"/>
      </w:tblGrid>
      <w:tr w:rsidR="00E96A59" w:rsidRPr="00E96A59" w14:paraId="70E374C6" w14:textId="77777777" w:rsidTr="0031345A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551AB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렌 탈 사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ACB16" w14:textId="77777777" w:rsidR="003F0950" w:rsidRPr="0031345A" w:rsidRDefault="00000000">
            <w:pPr>
              <w:spacing w:after="6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㈜비엘큐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DED26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대표이사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FAE3D" w14:textId="626C7F7B" w:rsidR="003F0950" w:rsidRPr="00E96A59" w:rsidRDefault="0031345A">
            <w:pPr>
              <w:spacing w:after="60"/>
            </w:pPr>
            <w:r>
              <w:rPr>
                <w:rFonts w:hint="eastAsia"/>
                <w:sz w:val="16"/>
                <w:szCs w:val="16"/>
              </w:rPr>
              <w:t>홍솔</w:t>
            </w:r>
          </w:p>
        </w:tc>
        <w:tc>
          <w:tcPr>
            <w:tcW w:w="13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C0F10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대표번호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A956F" w14:textId="75EA4564" w:rsidR="003F0950" w:rsidRPr="0031345A" w:rsidRDefault="0031345A">
            <w:pPr>
              <w:spacing w:after="6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070-5220-1218</w:t>
            </w:r>
          </w:p>
        </w:tc>
      </w:tr>
      <w:tr w:rsidR="00E96A59" w:rsidRPr="00E96A59" w14:paraId="1808BE99" w14:textId="77777777" w:rsidTr="0031345A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3CBA2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사업자등록번호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801DB" w14:textId="158017EC" w:rsidR="003F0950" w:rsidRPr="0031345A" w:rsidRDefault="0031345A">
            <w:pPr>
              <w:spacing w:after="6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557-88-01371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C1FFF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주소</w:t>
            </w:r>
          </w:p>
        </w:tc>
        <w:tc>
          <w:tcPr>
            <w:tcW w:w="467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479FE" w14:textId="30A71523" w:rsidR="003F0950" w:rsidRPr="00E96A59" w:rsidRDefault="0031345A">
            <w:pPr>
              <w:spacing w:after="60"/>
            </w:pPr>
            <w:r>
              <w:rPr>
                <w:rFonts w:hint="eastAsia"/>
                <w:sz w:val="16"/>
                <w:szCs w:val="16"/>
              </w:rPr>
              <w:t>서울특별시 송파구 위례광장로 188 10층 1005호</w:t>
            </w:r>
          </w:p>
        </w:tc>
      </w:tr>
      <w:tr w:rsidR="00FB69B6" w:rsidRPr="00E96A59" w14:paraId="09BDE567" w14:textId="77777777" w:rsidTr="002B1642">
        <w:tc>
          <w:tcPr>
            <w:tcW w:w="311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D0E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4A557" w14:textId="77777777" w:rsidR="00FB69B6" w:rsidRPr="00E96A59" w:rsidRDefault="00FB69B6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계  약  번  호</w:t>
            </w:r>
          </w:p>
        </w:tc>
        <w:tc>
          <w:tcPr>
            <w:tcW w:w="7088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88FB4" w14:textId="7489E58A" w:rsidR="00FB69B6" w:rsidRPr="00E96A59" w:rsidRDefault="00FB69B6">
            <w:pPr>
              <w:spacing w:after="60"/>
              <w:jc w:val="center"/>
            </w:pPr>
          </w:p>
        </w:tc>
      </w:tr>
      <w:tr w:rsidR="0031345A" w:rsidRPr="00E96A59" w14:paraId="40A6A542" w14:textId="77777777" w:rsidTr="0031345A">
        <w:tc>
          <w:tcPr>
            <w:tcW w:w="1559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6614E" w14:textId="77777777" w:rsidR="0031345A" w:rsidRPr="00E96A59" w:rsidRDefault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공  급  자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FD2B6" w14:textId="77777777" w:rsidR="0031345A" w:rsidRPr="00E96A59" w:rsidRDefault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성 명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3871A" w14:textId="77777777" w:rsidR="0031345A" w:rsidRPr="00E96A59" w:rsidRDefault="0031345A">
            <w:pPr>
              <w:spacing w:after="60"/>
            </w:pP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2DB5F" w14:textId="77777777" w:rsidR="0031345A" w:rsidRPr="00E96A59" w:rsidRDefault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회 사 명</w:t>
            </w:r>
          </w:p>
        </w:tc>
        <w:tc>
          <w:tcPr>
            <w:tcW w:w="297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A9443" w14:textId="4F2CEAA6" w:rsidR="0031345A" w:rsidRPr="00E96A59" w:rsidRDefault="0031345A">
            <w:pPr>
              <w:spacing w:after="60"/>
              <w:jc w:val="center"/>
            </w:pPr>
          </w:p>
        </w:tc>
      </w:tr>
      <w:tr w:rsidR="00E96A59" w:rsidRPr="00E96A59" w14:paraId="2C7B8EB7" w14:textId="77777777" w:rsidTr="0031345A">
        <w:tc>
          <w:tcPr>
            <w:tcW w:w="1559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1EA36D" w14:textId="77777777" w:rsidR="003F0950" w:rsidRPr="00E96A59" w:rsidRDefault="003F0950"/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06D42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사업자번호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C3C98" w14:textId="77777777" w:rsidR="003F0950" w:rsidRPr="00E96A59" w:rsidRDefault="003F0950">
            <w:pPr>
              <w:spacing w:after="60"/>
            </w:pP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D4EDC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회사주소</w:t>
            </w:r>
          </w:p>
        </w:tc>
        <w:tc>
          <w:tcPr>
            <w:tcW w:w="297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73E3E" w14:textId="77777777" w:rsidR="003F0950" w:rsidRPr="00E96A59" w:rsidRDefault="003F0950">
            <w:pPr>
              <w:spacing w:after="60"/>
            </w:pPr>
          </w:p>
        </w:tc>
      </w:tr>
      <w:tr w:rsidR="00E96A59" w:rsidRPr="00E96A59" w14:paraId="33BA4256" w14:textId="77777777" w:rsidTr="0031345A">
        <w:tc>
          <w:tcPr>
            <w:tcW w:w="1559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1ED32E" w14:textId="77777777" w:rsidR="003F0950" w:rsidRPr="00E96A59" w:rsidRDefault="003F0950"/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8573E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생년월일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79C98" w14:textId="77777777" w:rsidR="003F0950" w:rsidRPr="00E96A59" w:rsidRDefault="003F0950">
            <w:pPr>
              <w:spacing w:after="60"/>
            </w:pP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F6077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휴대전화</w:t>
            </w:r>
          </w:p>
        </w:tc>
        <w:tc>
          <w:tcPr>
            <w:tcW w:w="297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488A0" w14:textId="77777777" w:rsidR="003F0950" w:rsidRPr="00E96A59" w:rsidRDefault="003F0950">
            <w:pPr>
              <w:spacing w:after="60"/>
            </w:pPr>
          </w:p>
        </w:tc>
      </w:tr>
      <w:tr w:rsidR="0031345A" w:rsidRPr="00E96A59" w14:paraId="076CBC23" w14:textId="77777777" w:rsidTr="0031345A">
        <w:tc>
          <w:tcPr>
            <w:tcW w:w="1559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F996A" w14:textId="77777777" w:rsidR="0031345A" w:rsidRPr="00E96A59" w:rsidRDefault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이  용  자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D2584" w14:textId="77777777" w:rsidR="0031345A" w:rsidRPr="00E96A59" w:rsidRDefault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성 명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500A8" w14:textId="77777777" w:rsidR="0031345A" w:rsidRPr="00E96A59" w:rsidRDefault="0031345A">
            <w:pPr>
              <w:spacing w:after="60"/>
            </w:pP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726B8" w14:textId="77777777" w:rsidR="0031345A" w:rsidRPr="00E96A59" w:rsidRDefault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생년월일</w:t>
            </w:r>
          </w:p>
        </w:tc>
        <w:tc>
          <w:tcPr>
            <w:tcW w:w="297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2607E" w14:textId="66CAD254" w:rsidR="0031345A" w:rsidRPr="00E96A59" w:rsidRDefault="0031345A">
            <w:pPr>
              <w:spacing w:after="60"/>
              <w:jc w:val="center"/>
            </w:pPr>
          </w:p>
        </w:tc>
      </w:tr>
      <w:tr w:rsidR="0031345A" w:rsidRPr="00E96A59" w14:paraId="555FF9A8" w14:textId="77777777" w:rsidTr="0031345A">
        <w:tc>
          <w:tcPr>
            <w:tcW w:w="1559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D51A2" w14:textId="77777777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179E9" w14:textId="447B3D50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집 주 소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EB31D" w14:textId="77777777" w:rsidR="0031345A" w:rsidRPr="00E96A59" w:rsidRDefault="0031345A" w:rsidP="0031345A">
            <w:pPr>
              <w:spacing w:after="60"/>
            </w:pP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A46B7" w14:textId="46EC000D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휴대전화</w:t>
            </w:r>
          </w:p>
        </w:tc>
        <w:tc>
          <w:tcPr>
            <w:tcW w:w="297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7929A" w14:textId="77777777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</w:p>
        </w:tc>
      </w:tr>
      <w:tr w:rsidR="0031345A" w:rsidRPr="00E96A59" w14:paraId="6C3CD632" w14:textId="77777777" w:rsidTr="0031345A">
        <w:tc>
          <w:tcPr>
            <w:tcW w:w="1559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C0882" w14:textId="77777777" w:rsidR="0031345A" w:rsidRPr="00E96A59" w:rsidRDefault="0031345A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이용자의 연대보증인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F47B5" w14:textId="77777777" w:rsidR="0031345A" w:rsidRPr="00E96A59" w:rsidRDefault="0031345A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성 명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EB47C" w14:textId="77777777" w:rsidR="0031345A" w:rsidRPr="00E96A59" w:rsidRDefault="0031345A" w:rsidP="0031345A">
            <w:pPr>
              <w:spacing w:after="60"/>
            </w:pP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EC8B1" w14:textId="77777777" w:rsidR="0031345A" w:rsidRPr="00E96A59" w:rsidRDefault="0031345A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생년월일</w:t>
            </w:r>
          </w:p>
        </w:tc>
        <w:tc>
          <w:tcPr>
            <w:tcW w:w="297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E771F" w14:textId="6DE07511" w:rsidR="0031345A" w:rsidRPr="00E96A59" w:rsidRDefault="0031345A" w:rsidP="0031345A">
            <w:pPr>
              <w:spacing w:after="60"/>
              <w:jc w:val="center"/>
            </w:pPr>
          </w:p>
        </w:tc>
      </w:tr>
      <w:tr w:rsidR="0031345A" w:rsidRPr="00E96A59" w14:paraId="2C69114B" w14:textId="77777777" w:rsidTr="0031345A">
        <w:tc>
          <w:tcPr>
            <w:tcW w:w="1559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E9657" w14:textId="77777777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A7AC6" w14:textId="20E351B6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집 주 소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4B873" w14:textId="77777777" w:rsidR="0031345A" w:rsidRPr="00E96A59" w:rsidRDefault="0031345A" w:rsidP="0031345A">
            <w:pPr>
              <w:spacing w:after="60"/>
            </w:pP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4E84C" w14:textId="56F80B47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휴대전화</w:t>
            </w:r>
          </w:p>
        </w:tc>
        <w:tc>
          <w:tcPr>
            <w:tcW w:w="297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B65B1" w14:textId="77777777" w:rsidR="0031345A" w:rsidRPr="00E96A59" w:rsidRDefault="0031345A" w:rsidP="0031345A">
            <w:pPr>
              <w:spacing w:after="60"/>
              <w:jc w:val="center"/>
              <w:rPr>
                <w:b/>
                <w:bCs/>
                <w:sz w:val="17"/>
                <w:szCs w:val="17"/>
              </w:rPr>
            </w:pPr>
          </w:p>
        </w:tc>
      </w:tr>
      <w:tr w:rsidR="00FB69B6" w:rsidRPr="00E96A59" w14:paraId="4B464186" w14:textId="77777777" w:rsidTr="005F7933">
        <w:tc>
          <w:tcPr>
            <w:tcW w:w="3118" w:type="dxa"/>
            <w:gridSpan w:val="2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C5D0E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A1315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계  약  조  건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AF647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상 품 명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6DFFA" w14:textId="77777777" w:rsidR="00FB69B6" w:rsidRPr="00E96A59" w:rsidRDefault="00FB69B6" w:rsidP="0031345A">
            <w:pPr>
              <w:spacing w:after="60"/>
            </w:pPr>
          </w:p>
        </w:tc>
        <w:tc>
          <w:tcPr>
            <w:tcW w:w="13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B6007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계약기간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F96BA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sz w:val="17"/>
                <w:szCs w:val="17"/>
              </w:rPr>
              <w:t>6개월 (180일)</w:t>
            </w:r>
          </w:p>
        </w:tc>
      </w:tr>
      <w:tr w:rsidR="00FB69B6" w:rsidRPr="00E96A59" w14:paraId="1E59A5BC" w14:textId="77777777" w:rsidTr="005F7933">
        <w:tc>
          <w:tcPr>
            <w:tcW w:w="3118" w:type="dxa"/>
            <w:gridSpan w:val="2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C975B" w14:textId="77777777" w:rsidR="00FB69B6" w:rsidRPr="00E96A59" w:rsidRDefault="00FB69B6" w:rsidP="0031345A">
            <w:pPr>
              <w:spacing w:after="60"/>
            </w:pP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76A8E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일 납부금</w:t>
            </w:r>
          </w:p>
        </w:tc>
        <w:tc>
          <w:tcPr>
            <w:tcW w:w="307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FA405" w14:textId="77777777" w:rsidR="00FB69B6" w:rsidRPr="00E96A59" w:rsidRDefault="00FB69B6" w:rsidP="0031345A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45D3C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원 [VAT포함]</w:t>
            </w:r>
          </w:p>
        </w:tc>
      </w:tr>
      <w:tr w:rsidR="00FB69B6" w:rsidRPr="00E96A59" w14:paraId="67BE1DBB" w14:textId="77777777" w:rsidTr="00AE5BB4">
        <w:tc>
          <w:tcPr>
            <w:tcW w:w="3118" w:type="dxa"/>
            <w:gridSpan w:val="2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C5D0E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7D617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결  제  정  보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D246C" w14:textId="77777777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결제방법</w:t>
            </w:r>
          </w:p>
        </w:tc>
        <w:tc>
          <w:tcPr>
            <w:tcW w:w="467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B04A5" w14:textId="77777777" w:rsidR="00FB69B6" w:rsidRPr="00E96A59" w:rsidRDefault="00FB69B6" w:rsidP="0031345A">
            <w:pPr>
              <w:spacing w:after="60"/>
            </w:pPr>
            <w:r>
              <w:rPr>
                <w:sz w:val="17"/>
                <w:szCs w:val="17"/>
              </w:rPr>
              <w:t>전산을 통한 일일 자동 결제</w:t>
            </w:r>
          </w:p>
        </w:tc>
      </w:tr>
      <w:tr w:rsidR="00FB69B6" w:rsidRPr="00E96A59" w14:paraId="7AB0A018" w14:textId="77777777" w:rsidTr="00AE5BB4">
        <w:tc>
          <w:tcPr>
            <w:tcW w:w="3118" w:type="dxa"/>
            <w:gridSpan w:val="2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78F71" w14:textId="77777777" w:rsidR="00FB69B6" w:rsidRPr="00E96A59" w:rsidRDefault="00FB69B6" w:rsidP="0031345A">
            <w:pPr>
              <w:spacing w:after="60"/>
            </w:pP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682E0" w14:textId="49193A08" w:rsidR="00FB69B6" w:rsidRPr="00E96A59" w:rsidRDefault="00FB69B6" w:rsidP="0031345A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계약일</w:t>
            </w:r>
          </w:p>
        </w:tc>
        <w:tc>
          <w:tcPr>
            <w:tcW w:w="467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76DEA" w14:textId="77777777" w:rsidR="00FB69B6" w:rsidRPr="00E96A59" w:rsidRDefault="00FB69B6" w:rsidP="0031345A">
            <w:pPr>
              <w:spacing w:after="60"/>
            </w:pPr>
          </w:p>
        </w:tc>
      </w:tr>
    </w:tbl>
    <w:p w14:paraId="64FAB3C0" w14:textId="77777777" w:rsidR="003F0950" w:rsidRPr="00E96A59" w:rsidRDefault="003F0950">
      <w:pPr>
        <w:spacing w:after="80"/>
      </w:pPr>
    </w:p>
    <w:p w14:paraId="00CEB07C" w14:textId="77777777" w:rsidR="003F0950" w:rsidRPr="00E96A59" w:rsidRDefault="00000000">
      <w:pPr>
        <w:spacing w:before="60" w:after="40"/>
      </w:pPr>
      <w:r>
        <w:rPr>
          <w:b/>
          <w:bCs/>
          <w:sz w:val="17"/>
          <w:szCs w:val="17"/>
        </w:rPr>
        <w:t>[개인(신용)정보의 수집·이용 동의]</w:t>
      </w:r>
    </w:p>
    <w:p w14:paraId="14552F76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본 계약과 관련하여 아래와 같이 개인(신용)정보를 수집·이용하는 것에 동의합니다.</w:t>
      </w:r>
    </w:p>
    <w:p w14:paraId="230A6E01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수집·이용 목적: 계약 체결·이행·관리, 렌탈료 수납, 채권추심, 본인 확인, 민원처리</w:t>
      </w:r>
    </w:p>
    <w:p w14:paraId="622ADAD0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수집 항목: 성명, 생년월일, 연락처, 주소, 사업자번호, 계좌·카드 정보, 신용거래정보 등</w:t>
      </w:r>
    </w:p>
    <w:p w14:paraId="211959D5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보유·이용기간: 계약 종료일로부터 5년 (관련 법령 우선 적용)</w:t>
      </w:r>
    </w:p>
    <w:p w14:paraId="649810B3" w14:textId="77777777" w:rsidR="003F0950" w:rsidRPr="00E96A59" w:rsidRDefault="00000000">
      <w:pPr>
        <w:spacing w:before="20" w:after="60"/>
      </w:pPr>
      <w:r>
        <w:rPr>
          <w:sz w:val="17"/>
          <w:szCs w:val="17"/>
        </w:rPr>
        <w:t xml:space="preserve">   □ 동의함   □ 동의안함</w:t>
      </w:r>
    </w:p>
    <w:p w14:paraId="38C59871" w14:textId="77777777" w:rsidR="003F0950" w:rsidRPr="00E96A59" w:rsidRDefault="00000000">
      <w:pPr>
        <w:spacing w:before="60" w:after="40"/>
      </w:pPr>
      <w:r>
        <w:rPr>
          <w:b/>
          <w:bCs/>
          <w:sz w:val="17"/>
          <w:szCs w:val="17"/>
        </w:rPr>
        <w:t>[채권 양수도를 위한 개인(신용)정보 제3자 제공 동의]</w:t>
      </w:r>
    </w:p>
    <w:p w14:paraId="0F75F2BB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본 렌탈계약의 채권양수도와 관련하여 아래 제3자에게 개인(신용)정보를 제공하는 것에 동의합니다.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806"/>
      </w:tblGrid>
      <w:tr w:rsidR="00E96A59" w:rsidRPr="00E96A59" w14:paraId="50C229B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DB4F1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제공받는 자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3668E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(주)자비스앤빌런즈</w:t>
            </w:r>
          </w:p>
        </w:tc>
      </w:tr>
      <w:tr w:rsidR="00E96A59" w:rsidRPr="00E96A59" w14:paraId="5734815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7C419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이용목적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AD2C4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채권 양수, 청구 및 수납, 이행관리, 금융사고 조사, 법령상 의무이행</w:t>
            </w:r>
          </w:p>
        </w:tc>
      </w:tr>
      <w:tr w:rsidR="00E96A59" w:rsidRPr="00E96A59" w14:paraId="4ACA2E2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1F1A5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제공 항목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00C07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성명, 생년월일, 성별, 국적, 주소, 연락처, 계약정보, 결제정보(금융기관명, 계좌번호, 카드번호, 유효기간), 이메일</w:t>
            </w:r>
          </w:p>
        </w:tc>
      </w:tr>
      <w:tr w:rsidR="00E96A59" w:rsidRPr="00E96A59" w14:paraId="244680C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95E31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보유·이용기간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F5758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양수된 채권의 거래 종료 후 5년</w:t>
            </w:r>
          </w:p>
        </w:tc>
      </w:tr>
    </w:tbl>
    <w:p w14:paraId="3FC6C914" w14:textId="77777777" w:rsidR="003F0950" w:rsidRPr="00E96A59" w:rsidRDefault="00000000">
      <w:pPr>
        <w:spacing w:before="20" w:after="60"/>
      </w:pPr>
      <w:r>
        <w:rPr>
          <w:sz w:val="17"/>
          <w:szCs w:val="17"/>
        </w:rPr>
        <w:t xml:space="preserve">   □ 동의함   □ 동의안함</w:t>
      </w:r>
    </w:p>
    <w:p w14:paraId="481CD0FE" w14:textId="77777777" w:rsidR="003F0950" w:rsidRPr="00E96A59" w:rsidRDefault="00000000">
      <w:pPr>
        <w:spacing w:after="40"/>
        <w:ind w:left="280"/>
      </w:pPr>
      <w:r>
        <w:rPr>
          <w:i/>
          <w:iCs/>
          <w:sz w:val="15"/>
          <w:szCs w:val="15"/>
        </w:rPr>
        <w:t>※ 개인(신용)정보 제공 거부 권리가 있으나, 거부 시 채권양수도 관계의 설정 및 유지가 불가합니다.</w:t>
      </w:r>
    </w:p>
    <w:p w14:paraId="148A7A1E" w14:textId="77777777" w:rsidR="003F0950" w:rsidRPr="00E96A59" w:rsidRDefault="003F0950">
      <w:pPr>
        <w:spacing w:after="8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3"/>
        <w:gridCol w:w="1600"/>
        <w:gridCol w:w="2800"/>
        <w:gridCol w:w="1403"/>
      </w:tblGrid>
      <w:tr w:rsidR="00E96A59" w:rsidRPr="00E96A59" w14:paraId="3DA464F3" w14:textId="77777777">
        <w:tc>
          <w:tcPr>
            <w:tcW w:w="16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B7C36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채권 양도 승낙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8D6A4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양도인 (렌탈사)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F462A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㈜비엘큐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3AB60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양수인</w:t>
            </w:r>
          </w:p>
        </w:tc>
        <w:tc>
          <w:tcPr>
            <w:tcW w:w="1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24DED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(주)자비스앤빌런즈</w:t>
            </w:r>
          </w:p>
        </w:tc>
      </w:tr>
      <w:tr w:rsidR="00E96A59" w:rsidRPr="00E96A59" w14:paraId="1B69D7FD" w14:textId="77777777"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C18ED3" w14:textId="77777777" w:rsidR="003F0950" w:rsidRPr="00E96A59" w:rsidRDefault="003F0950"/>
        </w:tc>
        <w:tc>
          <w:tcPr>
            <w:tcW w:w="860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1189C" w14:textId="77777777" w:rsidR="003F0950" w:rsidRPr="00E96A59" w:rsidRDefault="00000000">
            <w:pPr>
              <w:spacing w:after="60"/>
            </w:pPr>
            <w:r>
              <w:rPr>
                <w:sz w:val="16"/>
                <w:szCs w:val="16"/>
              </w:rPr>
              <w:t>계약자 본인은 본 계약서의 내용 및 약관에 관하여 충분히 설명을 듣고, 위 채권 양도에 이의 없이 승낙합니다.</w:t>
            </w:r>
          </w:p>
        </w:tc>
      </w:tr>
      <w:tr w:rsidR="00E96A59" w:rsidRPr="00E96A59" w14:paraId="072B276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FCB0B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공급자 서명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D3F70" w14:textId="77777777" w:rsidR="003F0950" w:rsidRPr="00E96A59" w:rsidRDefault="003F0950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76862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이용자 서명</w:t>
            </w:r>
          </w:p>
        </w:tc>
        <w:tc>
          <w:tcPr>
            <w:tcW w:w="420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C3006" w14:textId="77777777" w:rsidR="003F0950" w:rsidRPr="00E96A59" w:rsidRDefault="003F0950">
            <w:pPr>
              <w:spacing w:after="60"/>
            </w:pPr>
          </w:p>
        </w:tc>
      </w:tr>
      <w:tr w:rsidR="00E96A59" w:rsidRPr="00E96A59" w14:paraId="1A11076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3705D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정보 이용기간</w:t>
            </w:r>
          </w:p>
        </w:tc>
        <w:tc>
          <w:tcPr>
            <w:tcW w:w="4403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A6060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양수된 채권 거래 종료 후 5년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00C62" w14:textId="77777777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제공항목</w:t>
            </w:r>
          </w:p>
        </w:tc>
        <w:tc>
          <w:tcPr>
            <w:tcW w:w="14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7C658" w14:textId="77777777" w:rsidR="003F0950" w:rsidRPr="00E96A59" w:rsidRDefault="00000000">
            <w:pPr>
              <w:spacing w:after="60"/>
            </w:pPr>
            <w:r>
              <w:rPr>
                <w:sz w:val="17"/>
                <w:szCs w:val="17"/>
              </w:rPr>
              <w:t>성명, 연락처, 계약·결제 정보 등</w:t>
            </w:r>
          </w:p>
        </w:tc>
      </w:tr>
      <w:tr w:rsidR="00E96A59" w:rsidRPr="00E96A59" w14:paraId="5BC1FAA8" w14:textId="77777777">
        <w:tc>
          <w:tcPr>
            <w:tcW w:w="10206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576F9" w14:textId="77777777" w:rsidR="003F0950" w:rsidRPr="00E96A59" w:rsidRDefault="00000000">
            <w:pPr>
              <w:spacing w:after="60"/>
            </w:pPr>
            <w:r>
              <w:rPr>
                <w:i/>
                <w:iCs/>
                <w:sz w:val="15"/>
                <w:szCs w:val="15"/>
              </w:rPr>
              <w:t>※ 개인(신용)정보 제공 거부 시, 채권양수도 관계의 설정 및 유지가 불가합니다.</w:t>
            </w:r>
          </w:p>
        </w:tc>
      </w:tr>
    </w:tbl>
    <w:p w14:paraId="3BB9F4D2" w14:textId="77777777" w:rsidR="003F0950" w:rsidRPr="00E96A59" w:rsidRDefault="003F0950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E96A59" w:rsidRPr="00E96A59" w14:paraId="343A8B97" w14:textId="77777777"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1E471" w14:textId="77777777" w:rsidR="003F0950" w:rsidRPr="00E96A59" w:rsidRDefault="00000000">
            <w:pPr>
              <w:spacing w:after="60"/>
            </w:pPr>
            <w:r>
              <w:rPr>
                <w:sz w:val="16"/>
                <w:szCs w:val="16"/>
              </w:rPr>
              <w:t>공급자 및 이용자의 연대보증인   서명 또는 (인)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5C02E" w14:textId="77777777" w:rsidR="003F0950" w:rsidRPr="00E96A59" w:rsidRDefault="00000000">
            <w:pPr>
              <w:spacing w:after="60"/>
            </w:pPr>
            <w:r>
              <w:rPr>
                <w:sz w:val="16"/>
                <w:szCs w:val="16"/>
              </w:rPr>
              <w:t>이용자   서명 또는 (인)</w:t>
            </w:r>
          </w:p>
        </w:tc>
      </w:tr>
    </w:tbl>
    <w:p w14:paraId="4509E264" w14:textId="77777777" w:rsidR="003F0950" w:rsidRPr="00E96A59" w:rsidRDefault="003F0950">
      <w:pPr>
        <w:sectPr w:rsidR="003F0950" w:rsidRPr="00E96A59">
          <w:pgSz w:w="11906" w:h="16838"/>
          <w:pgMar w:top="900" w:right="850" w:bottom="900" w:left="850" w:header="708" w:footer="708" w:gutter="0"/>
          <w:cols w:space="720"/>
          <w:docGrid w:linePitch="360"/>
        </w:sectPr>
      </w:pPr>
    </w:p>
    <w:p w14:paraId="273EFB8F" w14:textId="77777777" w:rsidR="003F0950" w:rsidRPr="00E96A59" w:rsidRDefault="00000000">
      <w:pPr>
        <w:spacing w:after="20"/>
      </w:pPr>
      <w:r>
        <w:rPr>
          <w:b/>
          <w:bCs/>
          <w:sz w:val="26"/>
          <w:szCs w:val="26"/>
        </w:rPr>
        <w:lastRenderedPageBreak/>
        <w:t>상품 이용 계약 조항</w:t>
      </w:r>
    </w:p>
    <w:p w14:paraId="36455FA3" w14:textId="77777777" w:rsidR="003F0950" w:rsidRPr="00E96A59" w:rsidRDefault="00000000">
      <w:pPr>
        <w:spacing w:after="140"/>
      </w:pPr>
      <w:r>
        <w:rPr>
          <w:sz w:val="16"/>
          <w:szCs w:val="16"/>
        </w:rPr>
        <w:t>㈜비엘큐 · 공급자 · 이용자 간 3자 계약</w:t>
      </w:r>
    </w:p>
    <w:p w14:paraId="1E72BD05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제1조 (목적)</w:t>
      </w:r>
    </w:p>
    <w:p w14:paraId="32CA2343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본 계약은 ㈜비엘큐(이하 "렌탈사")로부터 공급자가 상품을 공급받아 이용자에게 제공하는 과정에서 발생하는 각 당사자의 권리와 의무, 상품대금의 납부 방식, 채권의 관리 및 기타 필요한 사항을 정함을 목적으로 한다.</w:t>
      </w:r>
    </w:p>
    <w:p w14:paraId="0FB78EE5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제2조 (정의)</w:t>
      </w:r>
    </w:p>
    <w:p w14:paraId="0FF19A98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본 계약에서 사용하는 용어의 정의는 다음과 같다.</w:t>
      </w:r>
    </w:p>
    <w:p w14:paraId="42C483EC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① "렌탈사"란 상품을 공급자에게 공급하고 대금을 수취하는 ㈜비엘큐를 말한다.</w:t>
      </w:r>
    </w:p>
    <w:p w14:paraId="0805D240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② "공급자"란 렌탈사로부터 상품을 공급받아 이용자에게 제공하는 사업자를 말한다.</w:t>
      </w:r>
    </w:p>
    <w:p w14:paraId="625F88BC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③ "이용자"란 공급자를 통해 상품을 제공받고 상품대금 납부 의무를 지는 자를 말한다.</w:t>
      </w:r>
    </w:p>
    <w:p w14:paraId="060D89F0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④ "상품대금"이란 이용자가 렌탈사 또는 렌탈사가 지정하는 공급자에게 납부하여야 하는 일 단위 이용료를 말한다.</w:t>
      </w:r>
    </w:p>
    <w:p w14:paraId="50717668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⑤ "채권양수인"이란 렌탈사가 보유한 상품대금 채권을 양수받은 (주)자비스앤빌런즈를 말한다.</w:t>
      </w:r>
    </w:p>
    <w:p w14:paraId="2BD852CB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제3조 (당사자의 역할 및 의무)</w:t>
      </w:r>
    </w:p>
    <w:p w14:paraId="24ECF583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렌탈사는 다음 각 호의 의무를 부담한다.</w:t>
      </w:r>
    </w:p>
    <w:p w14:paraId="31936C2C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공급자와 합의한 방식으로 공급자에게 상품을 공급한다.</w:t>
      </w:r>
    </w:p>
    <w:p w14:paraId="7FA995B1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상품대금 채권을 적법하게 관리하며, 채권양수도 발생 시 이용자에게 지체 없이 통지한다.</w:t>
      </w:r>
    </w:p>
    <w:p w14:paraId="27E0B2F8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공급자는 다음 각 호의 의무를 부담한다.</w:t>
      </w:r>
    </w:p>
    <w:p w14:paraId="723E9DBF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렌탈사로부터 공급받은 상품을 이용자에게 정상적으로 제공한다.</w:t>
      </w:r>
    </w:p>
    <w:p w14:paraId="6736976E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이용자로부터 수취한 상품대금을 렌탈사와 합의한 기일 내에 납부한다.</w:t>
      </w:r>
    </w:p>
    <w:p w14:paraId="345C384B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3. 이용자의 상품 이용 계약서 서명이 완료되지 않은 상태에서 상품을 인도한 경우, 공급자가 주채무자로서 해당 상품대금 납부 의무를 부담한다.</w:t>
      </w:r>
    </w:p>
    <w:p w14:paraId="50E86D36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이용자는 다음 각 호의 의무를 부담한다.</w:t>
      </w:r>
    </w:p>
    <w:p w14:paraId="7FB293E5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렌탈사 또는 렌탈사가 지정한 공급자에게 상품대금을 약정 기일에 납부한다.</w:t>
      </w:r>
    </w:p>
    <w:p w14:paraId="00E0ABE3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상품을 선량한 관리자의 주의로 사용하며, 임의로 제3자에게 양도·담보 제공하지 아니한다.</w:t>
      </w:r>
    </w:p>
    <w:p w14:paraId="462EC1F6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④ 각 당사자는 본 계약의 이행 과정에서 상호 적극적으로 협조하여야 한다.</w:t>
      </w:r>
    </w:p>
    <w:p w14:paraId="0AD3D170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제4조 (상품대금 및 납부 방법)</w:t>
      </w:r>
    </w:p>
    <w:p w14:paraId="7B16772C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상품대금은 본 계약서 상단 계약 조건란에 기재된 일 납부금을 기준으로 하며, VAT를 포함한다.</w:t>
      </w:r>
    </w:p>
    <w:p w14:paraId="27E6C9BF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상품대금의 납부는 전산을 통한 일일 자동 결제 방식으로 이루어지며, 결제 정보는 계약 체결 시 이용자가 제공한 금융정보를 기준으로 한다.</w:t>
      </w:r>
    </w:p>
    <w:p w14:paraId="5BD67A7A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상품대금 산정 기준 및 납부 방식은 당사자 간 서면 합의를 통해 변경할 수 있다.</w:t>
      </w:r>
    </w:p>
    <w:p w14:paraId="4E258F35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제5조 (중도해지)</w:t>
      </w:r>
    </w:p>
    <w:p w14:paraId="11F3CBE2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이용자는 계약기간 중 서면 또는 전화 통보 방식으로 계약 해지를 요청할 수 있다. 단, 해지 효력은 요청일로부터 7영업일 후 발생한다.</w:t>
      </w:r>
    </w:p>
    <w:p w14:paraId="50E15898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중도해지 시 이용자는 다음 각 호의 금액을 납부하여야 한다.</w:t>
      </w:r>
    </w:p>
    <w:p w14:paraId="7010A199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해지 효력 발생일까지 발생한 상품대금 전액</w:t>
      </w:r>
    </w:p>
    <w:p w14:paraId="49145761" w14:textId="202FB7A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잔여 계약기간 상품대금 합계액의 10% 이내에 해당하는 위약금 (단, 잔여기간이 30일 이하인 경우 5%, 31일 이상 90일 이하인 경우 7%, 91일 이상인 경우 10%로 한다)</w:t>
      </w:r>
    </w:p>
    <w:p w14:paraId="2C68F430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렌탈사 또는 공급자는 다음 각 호의 사유 발생 시 이용자에 대한 사전 통보 후 계약을 해지할 수 있다.</w:t>
      </w:r>
    </w:p>
    <w:p w14:paraId="516CA802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이용자가 상품대금을 14일 이상 연속 미납한 경우</w:t>
      </w:r>
    </w:p>
    <w:p w14:paraId="50763502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이용자가 상품을 무단으로 제3자에게 양도하거나 담보로 제공한 경우</w:t>
      </w:r>
    </w:p>
    <w:p w14:paraId="61DC7739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3. 이용자의 신용 상태가 현저히 악화되어 채권 회수가 불가능하다고 판단되는 경우</w:t>
      </w:r>
    </w:p>
    <w:p w14:paraId="61D6BC51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lastRenderedPageBreak/>
        <w:t>④ 제3항에 따른 계약 해지 시, 이용자는 잔여 상품대금 전액 및 연체이율에 따른 지연손해금을 즉시 납부하여야 한다.</w:t>
      </w:r>
    </w:p>
    <w:p w14:paraId="06035DE0" w14:textId="77777777" w:rsidR="003F0950" w:rsidRPr="00E96A59" w:rsidRDefault="00000000">
      <w:pPr>
        <w:spacing w:after="40"/>
        <w:ind w:left="280"/>
      </w:pPr>
      <w:r>
        <w:rPr>
          <w:i/>
          <w:iCs/>
          <w:sz w:val="15"/>
          <w:szCs w:val="15"/>
        </w:rPr>
        <w:t>※ 중도해지 문의: ㈜비엘큐 고객센터</w:t>
      </w:r>
    </w:p>
    <w:p w14:paraId="4A3503CF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제6조 (연체 및 손해배상)</w:t>
      </w:r>
    </w:p>
    <w:p w14:paraId="6EE00732" w14:textId="6A68AAB5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이용자가 약정 기일에 상품대금을 납부하지 아니한 경우, 연 7%의 단리(單利)를 기준으로 산정한 지연손해금을 추가 부담한다.</w:t>
      </w:r>
    </w:p>
    <w:p w14:paraId="2380F1B1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렌탈사는 이용자의 납부 여부와 무관하게 공급자에게 상품대금을 청구할 수 있다.</w:t>
      </w:r>
    </w:p>
    <w:p w14:paraId="24C4D5C4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연체 단계별 조치는 다음과 같다.</w:t>
      </w:r>
    </w:p>
    <w:p w14:paraId="2E49781A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1단계 (연체 1~6일): 납부 독촉 안내 발송</w:t>
      </w:r>
    </w:p>
    <w:p w14:paraId="53914440" w14:textId="04A539CF" w:rsidR="003F0950" w:rsidRPr="00E96A59" w:rsidRDefault="00000000">
      <w:pPr>
        <w:spacing w:after="40"/>
        <w:ind w:left="560"/>
      </w:pPr>
      <w:r>
        <w:rPr>
          <w:sz w:val="17"/>
          <w:szCs w:val="17"/>
        </w:rPr>
        <w:t xml:space="preserve">2단계 (연체 7~13일): </w:t>
      </w:r>
      <w:commentRangeStart w:id="0"/>
      <w:r>
        <w:rPr>
          <w:sz w:val="17"/>
          <w:szCs w:val="17"/>
        </w:rPr>
        <w:t xml:space="preserve">연 7% </w:t>
      </w:r>
      <w:commentRangeEnd w:id="0"/>
      <w:r w:rsidR="004337AD">
        <w:rPr>
          <w:rStyle w:val="aa"/>
          <w:sz w:val="17"/>
          <w:szCs w:val="17"/>
        </w:rPr>
        <w:commentReference w:id="0"/>
      </w:r>
      <w:r>
        <w:rPr>
          <w:sz w:val="17"/>
          <w:szCs w:val="17"/>
        </w:rPr>
        <w:t>기준 지연손해금 부과 및 추가 독촉</w:t>
      </w:r>
    </w:p>
    <w:p w14:paraId="06F43E0B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3단계 (연체 14일 이상): 기기 회수 절차 개시 및 계약 해지</w:t>
      </w:r>
    </w:p>
    <w:p w14:paraId="62FCE9F6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④ 각 당사자는 본 계약의 의무를 이행하지 아니하여 상대방에게 손해를 발생시킨 경우 그 책임 범위에 따라 배상 의무를 진다.</w:t>
      </w:r>
    </w:p>
    <w:p w14:paraId="1BA86487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제7조 (기기 회수 절차)</w:t>
      </w:r>
    </w:p>
    <w:p w14:paraId="26254093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렌탈사 또는 공급자는 다음 각 호에 해당하는 경우 상품의 회수를 진행할 수 있다.</w:t>
      </w:r>
    </w:p>
    <w:p w14:paraId="7E2AFD59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이용자가 상품대금을 14일 이상 연속 미납한 경우</w:t>
      </w:r>
    </w:p>
    <w:p w14:paraId="52463724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제5조 제3항에 따라 계약이 해지된 경우</w:t>
      </w:r>
    </w:p>
    <w:p w14:paraId="6ABE4B00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3. 이용자가 상품을 분실·훼손하거나 소재지를 확인할 수 없는 경우</w:t>
      </w:r>
    </w:p>
    <w:p w14:paraId="2150208F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기기 회수 절차는 다음 순서에 따른다.</w:t>
      </w:r>
    </w:p>
    <w:p w14:paraId="19FDD476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서면 또는 문자메시지를 통한 회수 예고 통보 (회수 예정일 3영업일 전)</w:t>
      </w:r>
    </w:p>
    <w:p w14:paraId="39CC636C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이용자 또는 공급자와 회수 일정 협의</w:t>
      </w:r>
    </w:p>
    <w:p w14:paraId="710EF4AE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3. 협의 불성립 시 렌탈사 지정 회수 인력에 의한 현장 방문 회수</w:t>
      </w:r>
    </w:p>
    <w:p w14:paraId="65CDBE3B" w14:textId="3524556E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이용자가 정당한 사유 없이 기기 반환을 거부하거나 이를 은닉·훼손한 경우, 렌탈사는 민·형사상 책임을 물을 수 있으며, 이용자는 이에 이의를 제기하지 아니하기로 한다.</w:t>
      </w:r>
      <w:ins w:id="1" w:author="Perplexity Computer" w:date="2026-04-01T06:47:00Z">
        <w:r>
          <w:rPr>
            <w:sz w:val="17"/>
            <w:szCs w:val="17"/>
          </w:rPr>
          <w:t xml:space="preserve"> </w:t>
        </w:r>
      </w:ins>
    </w:p>
    <w:p w14:paraId="2107C390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④ 회수된 상품의 상태에 따라 이용자는 수리·교체 비용을 부담할 수 있다.</w:t>
      </w:r>
    </w:p>
    <w:p w14:paraId="41E634E4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제8조 (렌탈사 면책)</w:t>
      </w:r>
    </w:p>
    <w:p w14:paraId="3787F6E8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렌탈사는 다음 각 호의 사유로 발생한 손해에 대하여 책임을 지지 아니한다.</w:t>
      </w:r>
    </w:p>
    <w:p w14:paraId="7617E138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1. 이용자의 고의 또는 과실로 인한 상품 파손, 분실, 성능 저하</w:t>
      </w:r>
    </w:p>
    <w:p w14:paraId="0D28115D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2. 이용자가 상품을 계약 목적 외의 용도로 사용하거나 임의로 개조·수리한 경우</w:t>
      </w:r>
    </w:p>
    <w:p w14:paraId="552EE58A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3. 천재지변, 전쟁, 폭동, 기타 불가항력적 사유로 인한 상품 손상 또는 서비스 중단</w:t>
      </w:r>
    </w:p>
    <w:p w14:paraId="0328C74A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4. 공급자와 이용자 간의 별도 분쟁으로 인해 발생한 손해</w:t>
      </w:r>
    </w:p>
    <w:p w14:paraId="4E72016D" w14:textId="77777777" w:rsidR="003F0950" w:rsidRPr="00E96A59" w:rsidRDefault="00000000">
      <w:pPr>
        <w:spacing w:after="40"/>
        <w:ind w:left="560"/>
      </w:pPr>
      <w:r>
        <w:rPr>
          <w:sz w:val="17"/>
          <w:szCs w:val="17"/>
        </w:rPr>
        <w:t>5. 이용자가 제공한 허위 정보로 인하여 발생한 결과</w:t>
      </w:r>
    </w:p>
    <w:p w14:paraId="06AD9E80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렌탈사는 공급자가 이용자에게 제공하는 설치·유지보수 서비스의 품질에 대하여 직접적인 책임을 부담하지 아니한다.</w:t>
      </w:r>
    </w:p>
    <w:p w14:paraId="4DA64E32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렌탈사가 본 계약에 따라 부담하는 배상 책임의 상한은 해당 이용자의 계약 총 상품대금(일 납부금 × 계약기간)을 초과하지 아니한다.</w:t>
      </w:r>
    </w:p>
    <w:p w14:paraId="0012A8C3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제9조 (채권의 양수도)</w:t>
      </w:r>
    </w:p>
    <w:p w14:paraId="66E0F716" w14:textId="1FB0CA5B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렌탈사는 본 계약에 따라 발생하는 상품대금 채권을 (주)자비스앤빌런즈에 양도할 수 있으며, 이용자는 본 계약 체결 시 이에 사전 동의한 것으로 본다.</w:t>
      </w:r>
    </w:p>
    <w:p w14:paraId="5F73F450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채권이 양도된 경우, 이용자는 렌탈사의 서면 또는 전자적 방법(문자·이메일 포함)에 의한 통지를 받은 날로부터 채권양수인((주)자비스앤빌런즈)에게 상품대금을 납부하여야 한다.</w:t>
      </w:r>
    </w:p>
    <w:p w14:paraId="7E70890F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채권 양도 후에도 이용자의 상품대금 납부 의무 및 본 계약상 의무는 그대로 유지된다.</w:t>
      </w:r>
    </w:p>
    <w:p w14:paraId="3E470926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④ 공급자와 이용자는 사전 서면 동의 없이 본 계약상 권리·의무의 일부 또는 전부를 제3자에게 양도하거나 담보로 제공할 수 없다.</w:t>
      </w:r>
    </w:p>
    <w:p w14:paraId="4636C4A8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제10조 (연대보증)</w:t>
      </w:r>
    </w:p>
    <w:p w14:paraId="3E23304E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이용자의 연대보증인은 이용자와 연대하여 본 계약상 이용자의 상품대금 납부 의무 및 기타 모든 채무의 완전한 이행을 보증한다.</w:t>
      </w:r>
    </w:p>
    <w:p w14:paraId="670100EB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lastRenderedPageBreak/>
        <w:t>② 연대보증의 한도는 본 계약서에 기재된 일 납부금에 계약기간(180일)을 곱한 금액(이하 "보증한도액")으로 한다.</w:t>
      </w:r>
    </w:p>
    <w:p w14:paraId="2C8D1662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③ 연대보증기간은 본 계약의 계약기간과 동일하며, 채무 완제 또는 계약 종료 시까지 그 효력을 유지한다.</w:t>
      </w:r>
    </w:p>
    <w:p w14:paraId="3BA06D5E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④ 연대보증인은 본 계약서에 서명·날인함으로써 위 보증한도액 및 보증기간에 대하여 사전에 서면으로 동의한 것으로 본다.</w:t>
      </w:r>
    </w:p>
    <w:p w14:paraId="149078BB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⑤ 보증인 보호를 위한 특별법에 의거, 연대보증인은 위 보증한도액을 초과하는 부분에 대하여 책임을 부담하지 아니한다.</w:t>
      </w:r>
    </w:p>
    <w:p w14:paraId="05745FA6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제11조 (계약의 해석 및 변경)</w:t>
      </w:r>
    </w:p>
    <w:p w14:paraId="5C86223E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본 계약에 명시되지 아니한 사항은 상법, 민법 및 관련 법령에 따르며, 규정이 없는 경우에는 당사자 간 합의로 정한다.</w:t>
      </w:r>
    </w:p>
    <w:p w14:paraId="20DC948B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본 계약의 내용을 변경하고자 하는 경우, 당사자 전원의 서면 합의에 의한 추가합의서를 작성하여야 한다.</w:t>
      </w:r>
    </w:p>
    <w:p w14:paraId="493B612D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제12조 (분쟁 해결)</w:t>
      </w:r>
    </w:p>
    <w:p w14:paraId="060BDC89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본 계약과 관련하여 분쟁이 발생한 경우, 당사자 간 상호 협의를 통해 우선 해결하도록 노력한다.</w:t>
      </w:r>
    </w:p>
    <w:p w14:paraId="10181770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협의가 이루어지지 아니한 경우, 민사소송법에 규정된 관할법원에 소를 제기하기로 한다.</w:t>
      </w:r>
    </w:p>
    <w:p w14:paraId="0747E8DA" w14:textId="77777777" w:rsidR="003F0950" w:rsidRPr="00E96A59" w:rsidRDefault="00000000">
      <w:pPr>
        <w:spacing w:before="200" w:after="60"/>
      </w:pPr>
      <w:r>
        <w:rPr>
          <w:b/>
          <w:bCs/>
          <w:sz w:val="19"/>
          <w:szCs w:val="19"/>
        </w:rPr>
        <w:t>제13조 (계약의 효력)</w:t>
      </w:r>
    </w:p>
    <w:p w14:paraId="6CBC9968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① 본 계약은 당사자 전원이 기명날인함과 동시에 효력이 발생한다.</w:t>
      </w:r>
    </w:p>
    <w:p w14:paraId="1A561D0D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② 본 계약서는 3부를 작성하여 렌탈사, 공급자, 이용자가 각 1부씩 보관한다.</w:t>
      </w:r>
    </w:p>
    <w:p w14:paraId="74A52F58" w14:textId="77777777" w:rsidR="003F0950" w:rsidRPr="00E96A59" w:rsidRDefault="003F0950">
      <w:pPr>
        <w:sectPr w:rsidR="003F0950" w:rsidRPr="00E96A59">
          <w:pgSz w:w="11906" w:h="16838"/>
          <w:pgMar w:top="900" w:right="850" w:bottom="900" w:left="850" w:header="708" w:footer="708" w:gutter="0"/>
          <w:cols w:space="720"/>
          <w:docGrid w:linePitch="360"/>
        </w:sectPr>
      </w:pPr>
    </w:p>
    <w:p w14:paraId="0A110001" w14:textId="77777777" w:rsidR="003F0950" w:rsidRDefault="003F0950">
      <w:pPr>
        <w:spacing w:after="20"/>
        <w:jc w:val="center"/>
      </w:pPr>
      <w:r>
        <w:rPr>
          <w:b/>
          <w:bCs/>
          <w:sz w:val="34"/>
          <w:szCs w:val="34"/>
        </w:rPr>
        <w:lastRenderedPageBreak/>
        <w:t>배 달 업 무 확 인 서</w:t>
      </w:r>
    </w:p>
    <w:p w14:paraId="0A110002" w14:textId="77777777" w:rsidR="003F0950" w:rsidRDefault="003F0950">
      <w:pPr>
        <w:spacing w:after="80"/>
      </w:pPr>
      <w:r>
        <w:rPr>
          <w:sz w:val="17"/>
          <w:szCs w:val="17"/>
        </w:rPr>
        <w:t>㈜비엘큐 귀중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40"/>
        <w:gridCol w:w="3063"/>
        <w:gridCol w:w="2040"/>
        <w:gridCol w:w="3063"/>
      </w:tblGrid>
      <w:tr w:rsidR="00B211DF" w14:paraId="7F63C254" w14:textId="77777777">
        <w:tc>
          <w:tcPr>
            <w:tcW w:w="2040" w:type="dxa"/>
            <w:shd w:val="clear" w:color="auto" w:fill="D9D9D9"/>
          </w:tcPr>
          <w:p w14:paraId="3F034960" w14:textId="77777777" w:rsidR="00B211DF" w:rsidRDefault="00000000">
            <w:pPr>
              <w:jc w:val="center"/>
            </w:pPr>
            <w:r>
              <w:rPr>
                <w:b/>
                <w:bCs/>
              </w:rPr>
              <w:t>대표자 성명</w:t>
            </w:r>
          </w:p>
        </w:tc>
        <w:tc>
          <w:tcPr>
            <w:tcW w:w="3063" w:type="dxa"/>
          </w:tcPr>
          <w:p w14:paraId="7C22AC6E" w14:textId="77777777" w:rsidR="00B211DF" w:rsidRDefault="00000000">
            <w:r>
              <w:t xml:space="preserve"> </w:t>
            </w:r>
          </w:p>
        </w:tc>
        <w:tc>
          <w:tcPr>
            <w:tcW w:w="2040" w:type="dxa"/>
            <w:shd w:val="clear" w:color="auto" w:fill="D9D9D9"/>
          </w:tcPr>
          <w:p w14:paraId="593DFFE1" w14:textId="77777777" w:rsidR="00B211DF" w:rsidRDefault="00000000">
            <w:pPr>
              <w:jc w:val="center"/>
            </w:pPr>
            <w:r>
              <w:rPr>
                <w:b/>
                <w:bCs/>
              </w:rPr>
              <w:t>사업자번호</w:t>
            </w:r>
          </w:p>
        </w:tc>
        <w:tc>
          <w:tcPr>
            <w:tcW w:w="3063" w:type="dxa"/>
          </w:tcPr>
          <w:p w14:paraId="3A8E47C2" w14:textId="77777777" w:rsidR="00B211DF" w:rsidRDefault="00000000">
            <w:r>
              <w:t xml:space="preserve"> </w:t>
            </w:r>
          </w:p>
        </w:tc>
      </w:tr>
      <w:tr w:rsidR="00B211DF" w14:paraId="475EE272" w14:textId="77777777">
        <w:tc>
          <w:tcPr>
            <w:tcW w:w="2040" w:type="dxa"/>
            <w:shd w:val="clear" w:color="auto" w:fill="D9D9D9"/>
          </w:tcPr>
          <w:p w14:paraId="3122FD17" w14:textId="77777777" w:rsidR="00B211DF" w:rsidRDefault="00000000">
            <w:pPr>
              <w:jc w:val="center"/>
            </w:pPr>
            <w:r>
              <w:rPr>
                <w:b/>
                <w:bCs/>
              </w:rPr>
              <w:t>상 호 명</w:t>
            </w:r>
          </w:p>
        </w:tc>
        <w:tc>
          <w:tcPr>
            <w:tcW w:w="3063" w:type="dxa"/>
          </w:tcPr>
          <w:p w14:paraId="2654167A" w14:textId="77777777" w:rsidR="00B211DF" w:rsidRDefault="00000000">
            <w:r>
              <w:t xml:space="preserve"> </w:t>
            </w:r>
          </w:p>
        </w:tc>
        <w:tc>
          <w:tcPr>
            <w:tcW w:w="2040" w:type="dxa"/>
            <w:shd w:val="clear" w:color="auto" w:fill="D9D9D9"/>
          </w:tcPr>
          <w:p w14:paraId="02EF05DD" w14:textId="77777777" w:rsidR="00B211DF" w:rsidRDefault="00000000">
            <w:pPr>
              <w:jc w:val="center"/>
            </w:pPr>
            <w:r>
              <w:rPr>
                <w:b/>
                <w:bCs/>
              </w:rPr>
              <w:t>개 업 일</w:t>
            </w:r>
          </w:p>
        </w:tc>
        <w:tc>
          <w:tcPr>
            <w:tcW w:w="3063" w:type="dxa"/>
          </w:tcPr>
          <w:p w14:paraId="26C0A3F6" w14:textId="77777777" w:rsidR="00B211DF" w:rsidRDefault="00000000">
            <w:r>
              <w:t xml:space="preserve"> </w:t>
            </w:r>
          </w:p>
        </w:tc>
      </w:tr>
      <w:tr w:rsidR="00B211DF" w14:paraId="6F74173B" w14:textId="77777777">
        <w:tc>
          <w:tcPr>
            <w:tcW w:w="2040" w:type="dxa"/>
            <w:shd w:val="clear" w:color="auto" w:fill="D9D9D9"/>
          </w:tcPr>
          <w:p w14:paraId="1E22043C" w14:textId="77777777" w:rsidR="00B211DF" w:rsidRDefault="00000000">
            <w:pPr>
              <w:jc w:val="center"/>
            </w:pPr>
            <w:r>
              <w:rPr>
                <w:b/>
                <w:bCs/>
              </w:rPr>
              <w:t>사업장 주소</w:t>
            </w:r>
          </w:p>
        </w:tc>
        <w:tc>
          <w:tcPr>
            <w:tcW w:w="8166" w:type="dxa"/>
            <w:gridSpan w:val="3"/>
          </w:tcPr>
          <w:p w14:paraId="1A093CF4" w14:textId="77777777" w:rsidR="00B211DF" w:rsidRDefault="00000000">
            <w:r>
              <w:t xml:space="preserve"> </w:t>
            </w:r>
          </w:p>
        </w:tc>
      </w:tr>
    </w:tbl>
    <w:p w14:paraId="0A110010" w14:textId="77777777" w:rsidR="003F0950" w:rsidRDefault="003F0950">
      <w:pPr>
        <w:spacing w:before="160" w:after="80"/>
      </w:pPr>
      <w:r>
        <w:rPr>
          <w:b/>
          <w:bCs/>
          <w:sz w:val="20"/>
          <w:szCs w:val="20"/>
        </w:rPr>
        <w:t>■ 확인 사항</w:t>
      </w:r>
    </w:p>
    <w:p w14:paraId="0A110011" w14:textId="77777777" w:rsidR="003F0950" w:rsidRDefault="003F0950">
      <w:pPr>
        <w:spacing w:after="40"/>
        <w:ind w:left="200"/>
      </w:pPr>
      <w:r>
        <w:rPr>
          <w:sz w:val="17"/>
          <w:szCs w:val="17"/>
        </w:rPr>
        <w:t>본인은 ㈜비엘큐와의 휴대폰 렌탈 계약 체결에 앞서, 아래 각 사항에 대하여 사실에 근거하여 확인하고 서명합니다.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00"/>
        <w:gridCol w:w="9606"/>
      </w:tblGrid>
      <w:tr w:rsidR="00B211DF" w14:paraId="1A179F52" w14:textId="77777777">
        <w:tc>
          <w:tcPr>
            <w:tcW w:w="600" w:type="dxa"/>
            <w:shd w:val="clear" w:color="auto" w:fill="D9D9D9"/>
          </w:tcPr>
          <w:p w14:paraId="53AC3449" w14:textId="77777777" w:rsidR="00B211DF" w:rsidRDefault="00000000">
            <w:pPr>
              <w:jc w:val="center"/>
            </w:pPr>
            <w:r>
              <w:rPr>
                <w:b/>
                <w:bCs/>
              </w:rPr>
              <w:t>확인</w:t>
            </w:r>
          </w:p>
        </w:tc>
        <w:tc>
          <w:tcPr>
            <w:tcW w:w="9606" w:type="dxa"/>
            <w:shd w:val="clear" w:color="auto" w:fill="D9D9D9"/>
          </w:tcPr>
          <w:p w14:paraId="105EA61F" w14:textId="77777777" w:rsidR="00B211DF" w:rsidRDefault="00000000">
            <w:pPr>
              <w:jc w:val="center"/>
            </w:pPr>
            <w:r>
              <w:rPr>
                <w:b/>
                <w:bCs/>
              </w:rPr>
              <w:t>확인 내용</w:t>
            </w:r>
          </w:p>
        </w:tc>
      </w:tr>
      <w:tr w:rsidR="00B211DF" w14:paraId="3B480D18" w14:textId="77777777">
        <w:tc>
          <w:tcPr>
            <w:tcW w:w="10206" w:type="dxa"/>
            <w:gridSpan w:val="2"/>
            <w:shd w:val="clear" w:color="auto" w:fill="F2F2F2"/>
          </w:tcPr>
          <w:p w14:paraId="1747DF23" w14:textId="77777777" w:rsidR="00B211DF" w:rsidRDefault="00000000">
            <w:pPr>
              <w:ind w:left="120"/>
            </w:pPr>
            <w:r>
              <w:rPr>
                <w:b/>
                <w:bCs/>
              </w:rPr>
              <w:t>[대표자 본인 확인]</w:t>
            </w:r>
          </w:p>
        </w:tc>
      </w:tr>
      <w:tr w:rsidR="00B211DF" w14:paraId="359E3E3E" w14:textId="77777777">
        <w:tc>
          <w:tcPr>
            <w:tcW w:w="600" w:type="dxa"/>
          </w:tcPr>
          <w:p w14:paraId="562B2137" w14:textId="596F14A5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4FA63078" w14:textId="77777777" w:rsidR="00B211DF" w:rsidRDefault="00000000">
            <w:r>
              <w:rPr>
                <w:sz w:val="17"/>
                <w:szCs w:val="17"/>
              </w:rPr>
              <w:t>1. 본인은 위 사업자의 대표자 본인입니다.</w:t>
            </w:r>
          </w:p>
        </w:tc>
      </w:tr>
      <w:tr w:rsidR="00B211DF" w14:paraId="3A623B4E" w14:textId="77777777">
        <w:tc>
          <w:tcPr>
            <w:tcW w:w="600" w:type="dxa"/>
          </w:tcPr>
          <w:p w14:paraId="12C6916A" w14:textId="1577EEDC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66C54E85" w14:textId="77777777" w:rsidR="00B211DF" w:rsidRDefault="00000000">
            <w:r>
              <w:rPr>
                <w:sz w:val="17"/>
                <w:szCs w:val="17"/>
              </w:rPr>
              <w:t>2. 위 사업자등록번호, 상호명, 개업일, 사업장 주소는 사실과 일치합니다.</w:t>
            </w:r>
          </w:p>
        </w:tc>
      </w:tr>
      <w:tr w:rsidR="00B211DF" w14:paraId="75F8A9BF" w14:textId="77777777">
        <w:tc>
          <w:tcPr>
            <w:tcW w:w="10206" w:type="dxa"/>
            <w:gridSpan w:val="2"/>
            <w:shd w:val="clear" w:color="auto" w:fill="F2F2F2"/>
          </w:tcPr>
          <w:p w14:paraId="6589E3E5" w14:textId="77777777" w:rsidR="00B211DF" w:rsidRDefault="00000000">
            <w:pPr>
              <w:ind w:left="120"/>
            </w:pPr>
            <w:r>
              <w:rPr>
                <w:b/>
                <w:bCs/>
              </w:rPr>
              <w:t>[영업 실체 확인]</w:t>
            </w:r>
          </w:p>
        </w:tc>
      </w:tr>
      <w:tr w:rsidR="00B211DF" w14:paraId="22EDCA84" w14:textId="77777777">
        <w:tc>
          <w:tcPr>
            <w:tcW w:w="600" w:type="dxa"/>
          </w:tcPr>
          <w:p w14:paraId="5F94F142" w14:textId="35133D7F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6FF847F7" w14:textId="77777777" w:rsidR="00B211DF" w:rsidRDefault="00000000">
            <w:r>
              <w:rPr>
                <w:sz w:val="17"/>
                <w:szCs w:val="17"/>
              </w:rPr>
              <w:t>3. 현재 배달대행업을 정상적으로 운영 중입니다.</w:t>
            </w:r>
          </w:p>
        </w:tc>
      </w:tr>
      <w:tr w:rsidR="00B211DF" w14:paraId="4EE3824E" w14:textId="77777777">
        <w:tc>
          <w:tcPr>
            <w:tcW w:w="600" w:type="dxa"/>
          </w:tcPr>
          <w:p w14:paraId="177EE021" w14:textId="3E2B073B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796911F9" w14:textId="77777777" w:rsidR="00B211DF" w:rsidRDefault="00000000">
            <w:r>
              <w:rPr>
                <w:sz w:val="17"/>
                <w:szCs w:val="17"/>
              </w:rPr>
              <w:t>4. 현재 배달 오더를 접수하고 수행할 수 있는 상태입니다.</w:t>
            </w:r>
          </w:p>
        </w:tc>
      </w:tr>
      <w:tr w:rsidR="00B211DF" w14:paraId="53D78E5D" w14:textId="77777777">
        <w:tc>
          <w:tcPr>
            <w:tcW w:w="600" w:type="dxa"/>
          </w:tcPr>
          <w:p w14:paraId="090AC620" w14:textId="13C130F6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7D5F80A7" w14:textId="77777777" w:rsidR="00B211DF" w:rsidRDefault="00000000">
            <w:r>
              <w:rPr>
                <w:sz w:val="17"/>
                <w:szCs w:val="17"/>
              </w:rPr>
              <w:t>5. 본 사업은 향후에도 지속적으로 운영할 예정입니다.</w:t>
            </w:r>
          </w:p>
        </w:tc>
      </w:tr>
      <w:tr w:rsidR="00B211DF" w14:paraId="578551E6" w14:textId="77777777">
        <w:tc>
          <w:tcPr>
            <w:tcW w:w="10206" w:type="dxa"/>
            <w:gridSpan w:val="2"/>
            <w:shd w:val="clear" w:color="auto" w:fill="F2F2F2"/>
          </w:tcPr>
          <w:p w14:paraId="0F7D5DD4" w14:textId="77777777" w:rsidR="00B211DF" w:rsidRDefault="00000000">
            <w:pPr>
              <w:ind w:left="120"/>
            </w:pPr>
            <w:r>
              <w:rPr>
                <w:b/>
                <w:bCs/>
              </w:rPr>
              <w:t>[렌탈 목적 확인]</w:t>
            </w:r>
          </w:p>
        </w:tc>
      </w:tr>
      <w:tr w:rsidR="00B211DF" w14:paraId="5C148F77" w14:textId="77777777">
        <w:tc>
          <w:tcPr>
            <w:tcW w:w="600" w:type="dxa"/>
          </w:tcPr>
          <w:p w14:paraId="30A3D420" w14:textId="75800EA0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180D94DD" w14:textId="77777777" w:rsidR="00B211DF" w:rsidRDefault="00000000">
            <w:r>
              <w:rPr>
                <w:sz w:val="17"/>
                <w:szCs w:val="17"/>
              </w:rPr>
              <w:t>6. 본 휴대폰 렌탈은 계약자가 배달 업무를 위해 직접 사용하기 위한 목적입니다.</w:t>
            </w:r>
          </w:p>
        </w:tc>
      </w:tr>
      <w:tr w:rsidR="00B211DF" w14:paraId="36432F61" w14:textId="77777777">
        <w:tc>
          <w:tcPr>
            <w:tcW w:w="600" w:type="dxa"/>
          </w:tcPr>
          <w:p w14:paraId="1BD0B661" w14:textId="4CBE1858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30F15B2A" w14:textId="77777777" w:rsidR="00B211DF" w:rsidRDefault="00000000">
            <w:r>
              <w:rPr>
                <w:sz w:val="17"/>
                <w:szCs w:val="17"/>
              </w:rPr>
              <w:t>7. 본 렌탈은 재판매, 명의대여, 대출 등 비정상적인 목적이 아닙니다.</w:t>
            </w:r>
          </w:p>
        </w:tc>
      </w:tr>
      <w:tr w:rsidR="00B211DF" w14:paraId="4661DA64" w14:textId="77777777">
        <w:tc>
          <w:tcPr>
            <w:tcW w:w="10206" w:type="dxa"/>
            <w:gridSpan w:val="2"/>
            <w:shd w:val="clear" w:color="auto" w:fill="F2F2F2"/>
          </w:tcPr>
          <w:p w14:paraId="4A7D5CE7" w14:textId="77777777" w:rsidR="00B211DF" w:rsidRDefault="00000000">
            <w:pPr>
              <w:ind w:left="120"/>
            </w:pPr>
            <w:r>
              <w:rPr>
                <w:b/>
                <w:bCs/>
              </w:rPr>
              <w:t>[고지 사항 동의]</w:t>
            </w:r>
          </w:p>
        </w:tc>
      </w:tr>
      <w:tr w:rsidR="00B211DF" w14:paraId="64A9150B" w14:textId="77777777">
        <w:tc>
          <w:tcPr>
            <w:tcW w:w="600" w:type="dxa"/>
          </w:tcPr>
          <w:p w14:paraId="33040B51" w14:textId="33B8CA80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3D32E5DD" w14:textId="77777777" w:rsidR="00B211DF" w:rsidRDefault="00000000">
            <w:r>
              <w:rPr>
                <w:sz w:val="17"/>
                <w:szCs w:val="17"/>
              </w:rPr>
              <w:t>8. 제출된 서류 및 본 확인서 내용이 허위일 경우 계약이 거절 또는 해지될 수 있음에 동의합니다.</w:t>
            </w:r>
          </w:p>
        </w:tc>
      </w:tr>
      <w:tr w:rsidR="00B211DF" w14:paraId="671812E2" w14:textId="77777777">
        <w:tc>
          <w:tcPr>
            <w:tcW w:w="600" w:type="dxa"/>
          </w:tcPr>
          <w:p w14:paraId="459924F5" w14:textId="533D64DE" w:rsidR="00B211DF" w:rsidRDefault="00B211DF">
            <w:pPr>
              <w:jc w:val="center"/>
            </w:pPr>
          </w:p>
        </w:tc>
        <w:tc>
          <w:tcPr>
            <w:tcW w:w="9606" w:type="dxa"/>
          </w:tcPr>
          <w:p w14:paraId="1F2B9C4E" w14:textId="77777777" w:rsidR="00B211DF" w:rsidRDefault="00000000">
            <w:r>
              <w:rPr>
                <w:sz w:val="17"/>
                <w:szCs w:val="17"/>
              </w:rPr>
              <w:t>9. 본 확인서 내용은 계약 심사 및 사후 관리 목적에 한해 활용되는 것에 동의합니다.</w:t>
            </w:r>
          </w:p>
        </w:tc>
      </w:tr>
    </w:tbl>
    <w:p w14:paraId="0A110030" w14:textId="77777777" w:rsidR="003F0950" w:rsidRDefault="003F0950">
      <w:pPr>
        <w:spacing w:before="200" w:after="80"/>
      </w:pPr>
      <w:r>
        <w:rPr>
          <w:b/>
          <w:bCs/>
        </w:rPr>
        <w:t>■ 서명</w:t>
      </w:r>
    </w:p>
    <w:p w14:paraId="0A110031" w14:textId="77777777" w:rsidR="003F0950" w:rsidRDefault="003F0950">
      <w:pPr>
        <w:spacing w:after="40"/>
        <w:ind w:left="200"/>
      </w:pPr>
      <w:r>
        <w:rPr>
          <w:sz w:val="17"/>
          <w:szCs w:val="17"/>
        </w:rPr>
        <w:t>본인은 위 각 확인 사항을 직접 읽고 사실임을 확인하여 이에 서명합니다.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51"/>
        <w:gridCol w:w="5104"/>
        <w:gridCol w:w="2551"/>
      </w:tblGrid>
      <w:tr w:rsidR="00B211DF" w14:paraId="75A8E2F9" w14:textId="77777777">
        <w:tc>
          <w:tcPr>
            <w:tcW w:w="2551" w:type="dxa"/>
            <w:shd w:val="clear" w:color="auto" w:fill="D9D9D9"/>
          </w:tcPr>
          <w:p w14:paraId="21994AEF" w14:textId="77777777" w:rsidR="00B211DF" w:rsidRDefault="00000000">
            <w:pPr>
              <w:jc w:val="center"/>
            </w:pPr>
            <w:r>
              <w:rPr>
                <w:b/>
                <w:bCs/>
              </w:rPr>
              <w:t>확인 일자</w:t>
            </w:r>
          </w:p>
        </w:tc>
        <w:tc>
          <w:tcPr>
            <w:tcW w:w="7655" w:type="dxa"/>
            <w:gridSpan w:val="2"/>
          </w:tcPr>
          <w:p w14:paraId="10DC7CB5" w14:textId="77777777" w:rsidR="00B211DF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      년      월      일</w:t>
            </w:r>
          </w:p>
        </w:tc>
      </w:tr>
      <w:tr w:rsidR="00B211DF" w14:paraId="79503B2F" w14:textId="77777777">
        <w:tc>
          <w:tcPr>
            <w:tcW w:w="2551" w:type="dxa"/>
            <w:shd w:val="clear" w:color="auto" w:fill="D9D9D9"/>
          </w:tcPr>
          <w:p w14:paraId="6B1865A3" w14:textId="77777777" w:rsidR="00B211DF" w:rsidRDefault="00000000">
            <w:pPr>
              <w:jc w:val="center"/>
            </w:pPr>
            <w:r>
              <w:rPr>
                <w:b/>
                <w:bCs/>
              </w:rPr>
              <w:t>대표자 성명</w:t>
            </w:r>
          </w:p>
        </w:tc>
        <w:tc>
          <w:tcPr>
            <w:tcW w:w="5104" w:type="dxa"/>
          </w:tcPr>
          <w:p w14:paraId="22000FBC" w14:textId="77777777" w:rsidR="00B211DF" w:rsidRDefault="00000000">
            <w:r>
              <w:t xml:space="preserve"> </w:t>
            </w:r>
          </w:p>
        </w:tc>
        <w:tc>
          <w:tcPr>
            <w:tcW w:w="2551" w:type="dxa"/>
            <w:shd w:val="clear" w:color="auto" w:fill="D9D9D9"/>
          </w:tcPr>
          <w:p w14:paraId="776859F6" w14:textId="77777777" w:rsidR="00B211DF" w:rsidRDefault="00000000">
            <w:pPr>
              <w:jc w:val="center"/>
            </w:pPr>
            <w:r>
              <w:t>(서명 또는 인)</w:t>
            </w:r>
          </w:p>
        </w:tc>
      </w:tr>
    </w:tbl>
    <w:p w14:paraId="0A110040" w14:textId="77777777" w:rsidR="003F0950" w:rsidRDefault="003F0950">
      <w:pPr>
        <w:sectPr w:rsidR="003F0950">
          <w:pgSz w:w="11906" w:h="16838"/>
          <w:pgMar w:top="900" w:right="850" w:bottom="900" w:left="850" w:header="708" w:footer="708" w:gutter="0"/>
          <w:cols w:space="720"/>
          <w:docGrid w:linePitch="360"/>
        </w:sectPr>
      </w:pPr>
    </w:p>
    <w:p w14:paraId="001648F2" w14:textId="77777777" w:rsidR="003F0950" w:rsidRPr="00E96A59" w:rsidRDefault="00000000">
      <w:pPr>
        <w:spacing w:after="20"/>
        <w:jc w:val="center"/>
      </w:pPr>
      <w:r>
        <w:rPr>
          <w:b/>
          <w:bCs/>
          <w:sz w:val="34"/>
          <w:szCs w:val="34"/>
        </w:rPr>
        <w:lastRenderedPageBreak/>
        <w:t>설 치 확 인 서</w:t>
      </w:r>
    </w:p>
    <w:p w14:paraId="71F916B2" w14:textId="77777777" w:rsidR="003F0950" w:rsidRPr="00E96A59" w:rsidRDefault="00000000">
      <w:pPr>
        <w:spacing w:after="120"/>
      </w:pPr>
      <w:r>
        <w:rPr>
          <w:sz w:val="17"/>
          <w:szCs w:val="17"/>
        </w:rPr>
        <w:t>㈜비엘큐 귀중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806"/>
      </w:tblGrid>
      <w:tr w:rsidR="00E96A59" w:rsidRPr="00E96A59" w14:paraId="4379895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8A000" w14:textId="2D814F78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고객명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F18DC" w14:textId="77777777" w:rsidR="003F0950" w:rsidRPr="00E96A59" w:rsidRDefault="003F0950">
            <w:pPr>
              <w:spacing w:after="60"/>
            </w:pPr>
          </w:p>
        </w:tc>
      </w:tr>
      <w:tr w:rsidR="00E96A59" w:rsidRPr="00E96A59" w14:paraId="371C633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5904A" w14:textId="04D03A5C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생년월일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D32A4" w14:textId="77777777" w:rsidR="003F0950" w:rsidRPr="00E96A59" w:rsidRDefault="003F0950">
            <w:pPr>
              <w:spacing w:after="60"/>
            </w:pPr>
          </w:p>
        </w:tc>
      </w:tr>
      <w:tr w:rsidR="00E96A59" w:rsidRPr="00E96A59" w14:paraId="16726B5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62FAF" w14:textId="2A55016D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주소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02119" w14:textId="2AC3C296" w:rsidR="003F0950" w:rsidRPr="00E96A59" w:rsidRDefault="003F0950">
            <w:pPr>
              <w:spacing w:after="60"/>
            </w:pPr>
          </w:p>
        </w:tc>
      </w:tr>
      <w:tr w:rsidR="00E96A59" w:rsidRPr="00E96A59" w14:paraId="1BBC960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D99DD" w14:textId="6BC40BC5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설치주소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48D46" w14:textId="77777777" w:rsidR="003F0950" w:rsidRPr="00E96A59" w:rsidRDefault="003F0950">
            <w:pPr>
              <w:spacing w:after="60"/>
            </w:pPr>
          </w:p>
        </w:tc>
      </w:tr>
      <w:tr w:rsidR="00E96A59" w:rsidRPr="00E96A59" w14:paraId="5465148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4CEC8" w14:textId="46B3752C" w:rsidR="003F0950" w:rsidRPr="00E96A59" w:rsidRDefault="00000000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설치일자</w:t>
            </w:r>
          </w:p>
        </w:tc>
        <w:tc>
          <w:tcPr>
            <w:tcW w:w="7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D9DA1" w14:textId="77777777" w:rsidR="003F0950" w:rsidRPr="00E96A59" w:rsidRDefault="003F0950">
            <w:pPr>
              <w:spacing w:after="60"/>
            </w:pPr>
          </w:p>
        </w:tc>
      </w:tr>
    </w:tbl>
    <w:p w14:paraId="44D2A184" w14:textId="77777777" w:rsidR="003F0950" w:rsidRPr="00E96A59" w:rsidRDefault="003F0950">
      <w:pPr>
        <w:spacing w:after="80"/>
      </w:pPr>
    </w:p>
    <w:p w14:paraId="5F8B308C" w14:textId="77777777" w:rsidR="003F0950" w:rsidRPr="00E96A59" w:rsidRDefault="00000000">
      <w:pPr>
        <w:spacing w:before="60" w:after="60"/>
      </w:pPr>
      <w:r>
        <w:rPr>
          <w:b/>
          <w:bCs/>
          <w:sz w:val="17"/>
          <w:szCs w:val="17"/>
        </w:rPr>
        <w:t>확인 사항</w:t>
      </w:r>
    </w:p>
    <w:p w14:paraId="79D264C4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• 하기 물품을 이상 없이 수령·입고하였음을 확인합니다.</w:t>
      </w:r>
    </w:p>
    <w:p w14:paraId="1770A15A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• 렌탈료 또는 상품대금 납부 의무는 본 확인서 서명·날인일로부터 개시됨에 이의가 없음을 확인합니다.</w:t>
      </w:r>
    </w:p>
    <w:p w14:paraId="56EAADC5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• 하기 물품은 담보 제공, 임의매각, 제3자 강제집행(압류·가압류·가처분 등)의 대상이 될 수 없습니다.</w:t>
      </w:r>
    </w:p>
    <w:p w14:paraId="041941A0" w14:textId="77777777" w:rsidR="003F0950" w:rsidRPr="00E96A59" w:rsidRDefault="00000000">
      <w:pPr>
        <w:spacing w:after="50"/>
        <w:ind w:left="280"/>
      </w:pPr>
      <w:r>
        <w:rPr>
          <w:sz w:val="17"/>
          <w:szCs w:val="17"/>
        </w:rPr>
        <w:t>• 하기 물품은 기 구매 완료 또는 타 할부·리스·렌탈 계약 진행 중인 물품이 아님을 확인합니다.</w:t>
      </w:r>
    </w:p>
    <w:p w14:paraId="57F74F8B" w14:textId="77777777" w:rsidR="003F0950" w:rsidRPr="00E96A59" w:rsidRDefault="003F0950">
      <w:pPr>
        <w:spacing w:after="8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2"/>
        <w:gridCol w:w="1984"/>
        <w:gridCol w:w="1560"/>
      </w:tblGrid>
      <w:tr w:rsidR="004337AD" w:rsidRPr="00E96A59" w14:paraId="64F1FB7A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37F15" w14:textId="77777777" w:rsidR="004337AD" w:rsidRPr="00E96A59" w:rsidRDefault="004337AD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F1E93" w14:textId="6D923494" w:rsidR="004337AD" w:rsidRPr="00E96A59" w:rsidRDefault="004337AD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품목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3B2C7" w14:textId="77777777" w:rsidR="004337AD" w:rsidRPr="00E96A59" w:rsidRDefault="004337AD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수량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E5D66" w14:textId="77777777" w:rsidR="004337AD" w:rsidRPr="00E96A59" w:rsidRDefault="004337AD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비고</w:t>
            </w:r>
          </w:p>
        </w:tc>
      </w:tr>
      <w:tr w:rsidR="004337AD" w:rsidRPr="00E96A59" w14:paraId="21F241BD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966F7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FDDEF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0468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BE08C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74653899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0B232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10D65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7BC0B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5AC71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001A97EC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945B5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421F9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C241A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EFD5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751F7C56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2EE89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5C147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EE3D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C5D99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0CE74803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1F391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9D320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007C3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68E8B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5BDBC61A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24294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0F709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AEC11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F0EE8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522FF458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BBBE6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421FA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4BD91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9333F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2260ADC1" w14:textId="77777777" w:rsidTr="004337AD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DA292" w14:textId="77777777" w:rsidR="004337AD" w:rsidRPr="00E96A59" w:rsidRDefault="004337AD">
            <w:pPr>
              <w:spacing w:after="6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28345" w14:textId="77777777" w:rsidR="004337AD" w:rsidRPr="00E96A59" w:rsidRDefault="004337AD">
            <w:pPr>
              <w:spacing w:after="60"/>
            </w:pP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15A3A" w14:textId="77777777" w:rsidR="004337AD" w:rsidRPr="00E96A59" w:rsidRDefault="004337AD">
            <w:pPr>
              <w:spacing w:after="60"/>
            </w:pP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F4C59" w14:textId="77777777" w:rsidR="004337AD" w:rsidRPr="00E96A59" w:rsidRDefault="004337AD">
            <w:pPr>
              <w:spacing w:after="60"/>
            </w:pPr>
          </w:p>
        </w:tc>
      </w:tr>
      <w:tr w:rsidR="004337AD" w:rsidRPr="00E96A59" w14:paraId="3ED06636" w14:textId="77777777" w:rsidTr="004337AD">
        <w:trPr>
          <w:trHeight w:val="180"/>
        </w:trPr>
        <w:tc>
          <w:tcPr>
            <w:tcW w:w="6662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D0E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81A18" w14:textId="0466A258" w:rsidR="004337AD" w:rsidRPr="00E96A59" w:rsidRDefault="004337AD" w:rsidP="004337AD">
            <w:pPr>
              <w:spacing w:after="60"/>
              <w:jc w:val="center"/>
            </w:pPr>
            <w:r>
              <w:rPr>
                <w:b/>
                <w:bCs/>
                <w:sz w:val="17"/>
                <w:szCs w:val="17"/>
              </w:rPr>
              <w:t>합계</w:t>
            </w:r>
          </w:p>
        </w:tc>
        <w:tc>
          <w:tcPr>
            <w:tcW w:w="3544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7B967D0" w14:textId="76D20148" w:rsidR="004337AD" w:rsidRPr="00E96A59" w:rsidRDefault="004337AD">
            <w:pPr>
              <w:spacing w:after="60"/>
            </w:pPr>
          </w:p>
        </w:tc>
      </w:tr>
    </w:tbl>
    <w:p w14:paraId="5BEE02AD" w14:textId="77777777" w:rsidR="003F0950" w:rsidRPr="00E96A59" w:rsidRDefault="003F0950">
      <w:pPr>
        <w:spacing w:after="160"/>
      </w:pPr>
    </w:p>
    <w:p w14:paraId="54E9979D" w14:textId="77777777" w:rsidR="003F0950" w:rsidRPr="00E96A59" w:rsidRDefault="00000000">
      <w:pPr>
        <w:spacing w:after="80"/>
        <w:ind w:left="3000"/>
      </w:pPr>
      <w:r>
        <w:rPr>
          <w:sz w:val="17"/>
          <w:szCs w:val="17"/>
        </w:rPr>
        <w:t>고객 연락처   ___________________________</w:t>
      </w:r>
    </w:p>
    <w:p w14:paraId="206A4A0A" w14:textId="77777777" w:rsidR="003F0950" w:rsidRPr="00E96A59" w:rsidRDefault="00000000">
      <w:pPr>
        <w:spacing w:after="80"/>
        <w:ind w:left="3000"/>
      </w:pPr>
      <w:r>
        <w:rPr>
          <w:sz w:val="17"/>
          <w:szCs w:val="17"/>
        </w:rPr>
        <w:t>고객 성명   ___________________________   (서명 또는 인)</w:t>
      </w:r>
    </w:p>
    <w:p w14:paraId="28A7199B" w14:textId="64EB0153" w:rsidR="003F0950" w:rsidRPr="00E96A59" w:rsidRDefault="00824CD5">
      <w:pPr>
        <w:spacing w:after="120"/>
      </w:pPr>
      <w:r w:rsidRPr="00824CD5">
        <w:rPr>
          <w:b/>
          <w:bCs/>
          <w:noProof/>
          <w:sz w:val="17"/>
          <w:szCs w:val="17"/>
        </w:rPr>
        <w:drawing>
          <wp:anchor distT="0" distB="0" distL="114300" distR="114300" simplePos="0" relativeHeight="251658240" behindDoc="0" locked="0" layoutInCell="1" allowOverlap="1" wp14:anchorId="0C8651CC" wp14:editId="269EBA06">
            <wp:simplePos x="0" y="0"/>
            <wp:positionH relativeFrom="column">
              <wp:posOffset>3070225</wp:posOffset>
            </wp:positionH>
            <wp:positionV relativeFrom="paragraph">
              <wp:posOffset>15875</wp:posOffset>
            </wp:positionV>
            <wp:extent cx="809625" cy="809625"/>
            <wp:effectExtent l="0" t="0" r="0" b="9525"/>
            <wp:wrapNone/>
            <wp:docPr id="6022323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8E1D16" w14:textId="3E267889" w:rsidR="003F0950" w:rsidRPr="00E96A59" w:rsidRDefault="00000000">
      <w:pPr>
        <w:spacing w:after="80"/>
        <w:ind w:left="3000"/>
      </w:pPr>
      <w:r>
        <w:rPr>
          <w:b/>
          <w:bCs/>
          <w:sz w:val="17"/>
          <w:szCs w:val="17"/>
        </w:rPr>
        <w:t>공  급  사   ㈜비엘큐   (</w:t>
      </w:r>
      <w:r w:rsidR="00824CD5" w:rsidRPr="00824CD5">
        <w:rPr>
          <w:b/>
          <w:bCs/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서명 또는 인)</w:t>
      </w:r>
    </w:p>
    <w:sectPr w:rsidR="003F0950" w:rsidRPr="00E96A59">
      <w:pgSz w:w="11906" w:h="16838"/>
      <w:pgMar w:top="900" w:right="850" w:bottom="900" w:left="85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이 주경" w:date="2026-04-01T16:02:00Z" w:initials="주이">
    <w:p w14:paraId="754AB221" w14:textId="77777777" w:rsidR="00DF02C9" w:rsidRDefault="00E86704" w:rsidP="00DF02C9">
      <w:pPr>
        <w:pStyle w:val="ab"/>
      </w:pPr>
      <w:r>
        <w:rPr>
          <w:rStyle w:val="aa"/>
        </w:rPr>
        <w:annotationRef/>
      </w:r>
      <w:r w:rsidR="00DF02C9">
        <w:t>이자제한법 위반은 아니나, 약관 규제법 위반 될 수 있어 복리 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4AB22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8EB863" w16cex:dateUtc="2026-04-01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4AB221" w16cid:durableId="468EB8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F2C7" w14:textId="77777777" w:rsidR="00816D46" w:rsidRDefault="00816D46" w:rsidP="00074A04">
      <w:r>
        <w:separator/>
      </w:r>
    </w:p>
  </w:endnote>
  <w:endnote w:type="continuationSeparator" w:id="0">
    <w:p w14:paraId="48B55C96" w14:textId="77777777" w:rsidR="00816D46" w:rsidRDefault="00816D46" w:rsidP="00074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0F604" w14:textId="77777777" w:rsidR="00816D46" w:rsidRDefault="00816D46" w:rsidP="00074A04">
      <w:r>
        <w:separator/>
      </w:r>
    </w:p>
  </w:footnote>
  <w:footnote w:type="continuationSeparator" w:id="0">
    <w:p w14:paraId="3B10E856" w14:textId="77777777" w:rsidR="00816D46" w:rsidRDefault="00816D46" w:rsidP="00074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41DF5"/>
    <w:multiLevelType w:val="hybridMultilevel"/>
    <w:tmpl w:val="DFF8B91C"/>
    <w:lvl w:ilvl="0" w:tplc="DA6E37D8">
      <w:start w:val="1"/>
      <w:numFmt w:val="bullet"/>
      <w:lvlText w:val="●"/>
      <w:lvlJc w:val="left"/>
      <w:pPr>
        <w:ind w:left="720" w:hanging="360"/>
      </w:pPr>
    </w:lvl>
    <w:lvl w:ilvl="1" w:tplc="E6C6CC50">
      <w:start w:val="1"/>
      <w:numFmt w:val="bullet"/>
      <w:lvlText w:val="○"/>
      <w:lvlJc w:val="left"/>
      <w:pPr>
        <w:ind w:left="1440" w:hanging="360"/>
      </w:pPr>
    </w:lvl>
    <w:lvl w:ilvl="2" w:tplc="9A2047C4">
      <w:start w:val="1"/>
      <w:numFmt w:val="bullet"/>
      <w:lvlText w:val="■"/>
      <w:lvlJc w:val="left"/>
      <w:pPr>
        <w:ind w:left="2160" w:hanging="360"/>
      </w:pPr>
    </w:lvl>
    <w:lvl w:ilvl="3" w:tplc="771CD872">
      <w:start w:val="1"/>
      <w:numFmt w:val="bullet"/>
      <w:lvlText w:val="●"/>
      <w:lvlJc w:val="left"/>
      <w:pPr>
        <w:ind w:left="2880" w:hanging="360"/>
      </w:pPr>
    </w:lvl>
    <w:lvl w:ilvl="4" w:tplc="358A6280">
      <w:start w:val="1"/>
      <w:numFmt w:val="bullet"/>
      <w:lvlText w:val="○"/>
      <w:lvlJc w:val="left"/>
      <w:pPr>
        <w:ind w:left="3600" w:hanging="360"/>
      </w:pPr>
    </w:lvl>
    <w:lvl w:ilvl="5" w:tplc="64E292E8">
      <w:start w:val="1"/>
      <w:numFmt w:val="bullet"/>
      <w:lvlText w:val="■"/>
      <w:lvlJc w:val="left"/>
      <w:pPr>
        <w:ind w:left="4320" w:hanging="360"/>
      </w:pPr>
    </w:lvl>
    <w:lvl w:ilvl="6" w:tplc="54AA6EA8">
      <w:start w:val="1"/>
      <w:numFmt w:val="bullet"/>
      <w:lvlText w:val="●"/>
      <w:lvlJc w:val="left"/>
      <w:pPr>
        <w:ind w:left="5040" w:hanging="360"/>
      </w:pPr>
    </w:lvl>
    <w:lvl w:ilvl="7" w:tplc="995CFA56">
      <w:start w:val="1"/>
      <w:numFmt w:val="bullet"/>
      <w:lvlText w:val="●"/>
      <w:lvlJc w:val="left"/>
      <w:pPr>
        <w:ind w:left="5760" w:hanging="360"/>
      </w:pPr>
    </w:lvl>
    <w:lvl w:ilvl="8" w:tplc="617C3122">
      <w:start w:val="1"/>
      <w:numFmt w:val="bullet"/>
      <w:lvlText w:val="●"/>
      <w:lvlJc w:val="left"/>
      <w:pPr>
        <w:ind w:left="6480" w:hanging="360"/>
      </w:pPr>
    </w:lvl>
  </w:abstractNum>
  <w:num w:numId="1" w16cid:durableId="2216849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 주경">
    <w15:presenceInfo w15:providerId="AD" w15:userId="S::jukyunglee@jobis.onmicrosoft.com::1e65288e-9e79-4ae7-aab4-fe4e13ae70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950"/>
    <w:rsid w:val="00074A04"/>
    <w:rsid w:val="000F286D"/>
    <w:rsid w:val="002B3907"/>
    <w:rsid w:val="0031345A"/>
    <w:rsid w:val="00353AAA"/>
    <w:rsid w:val="003D31C8"/>
    <w:rsid w:val="003F0950"/>
    <w:rsid w:val="004337AD"/>
    <w:rsid w:val="00796315"/>
    <w:rsid w:val="007E50E7"/>
    <w:rsid w:val="00816D46"/>
    <w:rsid w:val="00824CD5"/>
    <w:rsid w:val="00827F2B"/>
    <w:rsid w:val="008648FF"/>
    <w:rsid w:val="00914E9A"/>
    <w:rsid w:val="00B0768B"/>
    <w:rsid w:val="00B211DF"/>
    <w:rsid w:val="00C16AC1"/>
    <w:rsid w:val="00DC379B"/>
    <w:rsid w:val="00DF02C9"/>
    <w:rsid w:val="00E86704"/>
    <w:rsid w:val="00E96A59"/>
    <w:rsid w:val="00F66553"/>
    <w:rsid w:val="00FB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9C2F8"/>
  <w15:docId w15:val="{EDFF3E24-C4EF-4DBB-A24A-1A737C29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74A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74A04"/>
  </w:style>
  <w:style w:type="paragraph" w:styleId="a9">
    <w:name w:val="footer"/>
    <w:basedOn w:val="a"/>
    <w:link w:val="Char1"/>
    <w:uiPriority w:val="99"/>
    <w:unhideWhenUsed/>
    <w:rsid w:val="00074A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74A04"/>
  </w:style>
  <w:style w:type="character" w:styleId="aa">
    <w:name w:val="annotation reference"/>
    <w:basedOn w:val="a0"/>
    <w:uiPriority w:val="99"/>
    <w:semiHidden/>
    <w:unhideWhenUsed/>
    <w:rsid w:val="00E86704"/>
    <w:rPr>
      <w:sz w:val="18"/>
      <w:szCs w:val="18"/>
    </w:rPr>
  </w:style>
  <w:style w:type="paragraph" w:styleId="ab">
    <w:name w:val="annotation text"/>
    <w:basedOn w:val="a"/>
    <w:link w:val="Char2"/>
    <w:uiPriority w:val="99"/>
    <w:unhideWhenUsed/>
    <w:rsid w:val="00E86704"/>
  </w:style>
  <w:style w:type="character" w:customStyle="1" w:styleId="Char2">
    <w:name w:val="메모 텍스트 Char"/>
    <w:basedOn w:val="a0"/>
    <w:link w:val="ab"/>
    <w:uiPriority w:val="99"/>
    <w:rsid w:val="00E86704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E86704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E867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hong sol</cp:lastModifiedBy>
  <cp:revision>3</cp:revision>
  <cp:lastPrinted>2026-04-03T01:38:00Z</cp:lastPrinted>
  <dcterms:created xsi:type="dcterms:W3CDTF">2026-04-03T02:03:00Z</dcterms:created>
  <dcterms:modified xsi:type="dcterms:W3CDTF">2026-04-03T05:23:00Z</dcterms:modified>
</cp:coreProperties>
</file>